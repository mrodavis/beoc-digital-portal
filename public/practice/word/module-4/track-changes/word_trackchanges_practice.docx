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Visitor Policy</w:t>
      </w:r>
    </w:p>
    <w:p>
      <w:pPr>
        <w:pStyle w:val="Subtitle"/>
      </w:pPr>
      <w:r>
        <w:t>Lakeside Medical Associates · Draft 3 for review</w:t>
      </w:r>
    </w:p>
    <w:p>
      <w:pPr>
        <w:pStyle w:val="Heading1"/>
      </w:pPr>
      <w:r>
        <w:t>Visiting Hours</w:t>
      </w:r>
    </w:p>
    <w:p>
      <w:r>
        <w:t xml:space="preserve">Visitors are welcome from </w:t>
      </w:r>
      <w:del w:id="101" w:author="Lena Ortiz">
        <w:r>
          <w:delText xml:space="preserve">9:00 AM</w:delText>
        </w:r>
      </w:del>
      <w:ins w:id="102" w:author="Lena Ortiz">
        <w:r>
          <w:t xml:space="preserve">8:00 AM</w:t>
        </w:r>
      </w:ins>
      <w:r>
        <w:t xml:space="preserve"> to 6:00 PM, Monday through Friday.</w:t>
      </w:r>
    </w:p>
    <w:p>
      <w:r>
        <w:t>Every visitor signs in at the front desk and wears a visitor badge while in the building. Visitors wait in the main waiting room, not in the clinical hallways.</w:t>
      </w:r>
    </w:p>
    <w:p>
      <w:pPr>
        <w:pStyle w:val="Heading1"/>
      </w:pPr>
      <w:r>
        <w:t>Who May Visit</w:t>
      </w:r>
    </w:p>
    <w:p>
      <w:r>
        <w:t xml:space="preserve">Each patient may have </w:t>
      </w:r>
      <w:del w:id="103" w:author="Marcus Bell">
        <w:r>
          <w:delText xml:space="preserve">two</w:delText>
        </w:r>
      </w:del>
      <w:ins w:id="104" w:author="Marcus Bell">
        <w:r>
          <w:t xml:space="preserve">one</w:t>
        </w:r>
      </w:ins>
      <w:r>
        <w:t xml:space="preserve"> visitor in the exam room at a time.</w:t>
      </w:r>
    </w:p>
    <w:p>
      <w:r>
        <w:t xml:space="preserve">Children under 12 must stay with an adult at all times.</w:t>
      </w:r>
      <w:ins w:id="105" w:author="Lena Ortiz">
        <w:r>
          <w:t xml:space="preserve"> Children may not visit during flu season.</w:t>
        </w:r>
      </w:ins>
    </w:p>
    <w:p>
      <w:r>
        <w:t>A parent or guardian may stay with a patient under 18 for the entire visit.</w:t>
      </w:r>
    </w:p>
    <w:p>
      <w:pPr>
        <w:pStyle w:val="Heading1"/>
      </w:pPr>
      <w:r>
        <w:t>Masks</w:t>
      </w:r>
    </w:p>
    <w:p>
      <w:r>
        <w:t xml:space="preserve">Masks are </w:t>
      </w:r>
      <w:del w:id="106" w:author="Marcus Bell">
        <w:r>
          <w:delText xml:space="preserve">recommended</w:delText>
        </w:r>
      </w:del>
      <w:ins w:id="107" w:author="Marcus Bell">
        <w:r>
          <w:t xml:space="preserve">required</w:t>
        </w:r>
      </w:ins>
      <w:r>
        <w:t xml:space="preserve"> in the waiting room when local flu levels are high.</w:t>
      </w:r>
    </w:p>
    <w:p>
      <w:r>
        <w:t>Free masks are available at the front desk and at the entrance.</w:t>
      </w:r>
    </w:p>
    <w:p>
      <w:pPr>
        <w:pStyle w:val="Heading1"/>
      </w:pPr>
      <w:r>
        <w:t>Questions</w:t>
      </w:r>
    </w:p>
    <w:p>
      <w:r>
        <w:t xml:space="preserve">Questions about this policy should go to the office manager</w:t>
      </w:r>
      <w:ins w:id="108" w:author="Lena Ortiz">
        <w:r>
          <w:t xml:space="preserve">, Tasha Morales</w:t>
        </w:r>
      </w:ins>
      <w:r>
        <w:t xml:space="preserve"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Policy - Draft 3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